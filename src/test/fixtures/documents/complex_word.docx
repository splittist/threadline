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3697" w14:textId="7CE9FF17" w:rsidR="00A2478A" w:rsidRPr="00A2478A" w:rsidRDefault="00A2478A">
      <w:pPr>
        <w:rPr>
          <w:noProof/>
          <w:lang w:val="fr-CH"/>
        </w:rPr>
      </w:pPr>
      <w:r>
        <w:rPr>
          <w:noProof/>
          <w:lang w:val="en-US"/>
        </w:rPr>
        <w:t xml:space="preserve">Lorem ipsum dolor sit amet, consectetuer adipiscing elit. </w:t>
      </w:r>
      <w:r w:rsidRPr="00A2478A">
        <w:rPr>
          <w:noProof/>
          <w:lang w:val="it-IT"/>
        </w:rPr>
        <w:t xml:space="preserve">Maecenas porttitor congue massa. </w:t>
      </w:r>
      <w:del w:id="0" w:author="Author">
        <w:r w:rsidRPr="00A2478A" w:rsidDel="00A2478A">
          <w:rPr>
            <w:noProof/>
            <w:lang w:val="it-IT"/>
          </w:rPr>
          <w:delText xml:space="preserve">Fusce posuere, magna sed pulvinar ultricies, purus lectus malesuada libero, sit amet commodo magna eros quis urna. </w:delText>
        </w:r>
      </w:del>
      <w:r w:rsidRPr="00A2478A">
        <w:rPr>
          <w:noProof/>
          <w:lang w:val="fr-CH"/>
        </w:rPr>
        <w:t>Nunc viverra imperdiet enim. Fusce est. Vivamus a tellus. Pellentesque habitant morbi tristique senectus et netus et malesuada fames ac turpis egestas. Proin pharetra nonummy pede. Mauris et orci. Aenean nec lorem.</w:t>
      </w:r>
    </w:p>
    <w:p w14:paraId="42374462" w14:textId="1E5ABEDB" w:rsidR="00A2478A" w:rsidRDefault="00A2478A">
      <w:pPr>
        <w:rPr>
          <w:noProof/>
          <w:lang w:val="en-US"/>
        </w:rPr>
      </w:pPr>
      <w:r>
        <w:rPr>
          <w:noProof/>
          <w:lang w:val="en-US"/>
        </w:rPr>
        <w:t xml:space="preserve">In porttitor. Donec laoreet nonummy augue. Suspendisse dui purus, scelerisque at, vulputate vitae, pretium mattis, nunc. </w:t>
      </w:r>
      <w:ins w:id="1" w:author="Author">
        <w:r>
          <w:rPr>
            <w:noProof/>
            <w:lang w:val="en-US"/>
          </w:rPr>
          <w:t xml:space="preserve">Inserted material. </w:t>
        </w:r>
      </w:ins>
      <w:r>
        <w:rPr>
          <w:noProof/>
          <w:lang w:val="en-US"/>
        </w:rPr>
        <w:t>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4B5F2DDD" w14:textId="1CF05F35" w:rsidR="00A2478A" w:rsidRPr="00A2478A" w:rsidRDefault="00A2478A">
      <w:pPr>
        <w:rPr>
          <w:noProof/>
          <w:lang w:val="fr-CH"/>
        </w:rPr>
      </w:pPr>
      <w:r w:rsidRPr="00A2478A">
        <w:rPr>
          <w:noProof/>
          <w:lang w:val="fr-CH"/>
        </w:rPr>
        <w:t xml:space="preserve">Donec ut est in lectus consequat consequat. Etiam eget dui. </w:t>
      </w:r>
      <w:r>
        <w:rPr>
          <w:noProof/>
          <w:lang w:val="en-US"/>
        </w:rPr>
        <w:t xml:space="preserve">Aliquam erat volutpat. Sed at lorem in nunc porta tristique. </w:t>
      </w:r>
      <w:moveFromRangeStart w:id="2" w:author="Author" w:name="move213874723"/>
      <w:moveFrom w:id="3" w:author="Author" w16du:dateUtc="2025-11-12T20:18:00Z">
        <w:r w:rsidRPr="00A2478A" w:rsidDel="00A2478A">
          <w:rPr>
            <w:noProof/>
            <w:lang w:val="fr-CH"/>
          </w:rPr>
          <w:t xml:space="preserve">Proin nec augue. </w:t>
        </w:r>
      </w:moveFrom>
      <w:moveFromRangeEnd w:id="2"/>
      <w:r w:rsidRPr="00A2478A">
        <w:rPr>
          <w:noProof/>
          <w:lang w:val="fr-CH"/>
        </w:rPr>
        <w:t xml:space="preserve">Quisque aliquam tempor magna. Pellentesque habitant morbi tristique senectus et netus et malesuada fames ac turpis egestas. Nunc ac magna. </w:t>
      </w:r>
      <w:moveToRangeStart w:id="4" w:author="Author" w:name="move213874723"/>
      <w:moveTo w:id="5" w:author="Author" w16du:dateUtc="2025-11-12T20:18:00Z">
        <w:r w:rsidRPr="00A2478A">
          <w:rPr>
            <w:noProof/>
            <w:lang w:val="fr-CH"/>
          </w:rPr>
          <w:t xml:space="preserve">Proin nec augue. </w:t>
        </w:r>
      </w:moveTo>
      <w:moveToRangeEnd w:id="4"/>
      <w:r w:rsidRPr="00A2478A">
        <w:rPr>
          <w:noProof/>
          <w:lang w:val="fr-CH"/>
        </w:rPr>
        <w:t>Maecenas odio dolor, vulputate vel, auctor ac, accumsan id, felis. Pellentesque cursus sagittis felis.</w:t>
      </w:r>
    </w:p>
    <w:p w14:paraId="07F6CBC7" w14:textId="09E31FE2" w:rsidR="00A2478A" w:rsidRPr="00A2478A" w:rsidRDefault="00A2478A">
      <w:pPr>
        <w:rPr>
          <w:noProof/>
          <w:lang w:val="fr-CH"/>
        </w:rPr>
      </w:pPr>
      <w:r w:rsidRPr="00A2478A">
        <w:rPr>
          <w:noProof/>
          <w:lang w:val="it-IT"/>
        </w:rPr>
        <w:t xml:space="preserve">Pellentesque </w:t>
      </w:r>
      <w:r w:rsidRPr="00A2478A">
        <w:rPr>
          <w:b/>
          <w:bCs/>
          <w:noProof/>
          <w:lang w:val="it-IT"/>
        </w:rPr>
        <w:t>porttitor, velit lacinia</w:t>
      </w:r>
      <w:r w:rsidRPr="00A2478A">
        <w:rPr>
          <w:noProof/>
          <w:lang w:val="it-IT"/>
        </w:rPr>
        <w:t xml:space="preserve"> egestas auctor, diam eros tempus arcu, nec vulputate augue magna vel risus. </w:t>
      </w:r>
      <w:r w:rsidRPr="00A2478A">
        <w:rPr>
          <w:i/>
          <w:iCs/>
          <w:noProof/>
          <w:lang w:val="it-IT"/>
        </w:rPr>
        <w:t>Cras non magna vel</w:t>
      </w:r>
      <w:r w:rsidRPr="00A2478A">
        <w:rPr>
          <w:noProof/>
          <w:lang w:val="it-IT"/>
        </w:rPr>
        <w:t xml:space="preserve"> ante adipiscing rhoncus. Vivamus a mi. </w:t>
      </w:r>
      <w:r w:rsidRPr="00A2478A">
        <w:rPr>
          <w:noProof/>
          <w:u w:val="single"/>
          <w:lang w:val="fr-CH"/>
        </w:rPr>
        <w:t>Morbi neque. Aliquam</w:t>
      </w:r>
      <w:r w:rsidRPr="00A2478A">
        <w:rPr>
          <w:noProof/>
          <w:lang w:val="fr-CH"/>
        </w:rPr>
        <w:t xml:space="preserve"> erat volutpat. Integer ultrices lobortis eros. Pellentesque habitant morbi tristique senectus </w:t>
      </w:r>
      <w:r w:rsidRPr="00A2478A">
        <w:rPr>
          <w:noProof/>
          <w:u w:val="double"/>
          <w:lang w:val="fr-CH"/>
        </w:rPr>
        <w:t>et netus et malesuada</w:t>
      </w:r>
      <w:r w:rsidRPr="00A2478A">
        <w:rPr>
          <w:noProof/>
          <w:lang w:val="fr-CH"/>
        </w:rPr>
        <w:t xml:space="preserve"> fames ac turpis egestas. </w:t>
      </w:r>
      <w:r w:rsidRPr="00A2478A">
        <w:rPr>
          <w:noProof/>
          <w:lang w:val="it-IT"/>
        </w:rPr>
        <w:t xml:space="preserve">Proin semper, ante vitae </w:t>
      </w:r>
      <w:r w:rsidRPr="00A2478A">
        <w:rPr>
          <w:noProof/>
          <w:highlight w:val="yellow"/>
          <w:lang w:val="it-IT"/>
        </w:rPr>
        <w:t>sollicitudin posuere, metus</w:t>
      </w:r>
      <w:r w:rsidRPr="00A2478A">
        <w:rPr>
          <w:noProof/>
          <w:lang w:val="it-IT"/>
        </w:rPr>
        <w:t xml:space="preserve"> quam iaculis nibh, vitae scelerisque nunc massa eget pede. </w:t>
      </w:r>
      <w:r w:rsidRPr="00A2478A">
        <w:rPr>
          <w:noProof/>
          <w:lang w:val="fr-CH"/>
        </w:rPr>
        <w:t>Sed velit urna, interdum vel</w:t>
      </w:r>
      <w:r w:rsidRPr="00A2478A">
        <w:rPr>
          <w:noProof/>
          <w:color w:val="EE0000"/>
          <w:lang w:val="fr-CH"/>
        </w:rPr>
        <w:t xml:space="preserve">, ultricies vel, faucibus </w:t>
      </w:r>
      <w:r w:rsidRPr="00A2478A">
        <w:rPr>
          <w:noProof/>
          <w:lang w:val="fr-CH"/>
        </w:rPr>
        <w:t>at, quam. Donec elit est, consectetuer eget, consequat quis, tempus quis, wisi.</w:t>
      </w:r>
    </w:p>
    <w:p w14:paraId="5959097C" w14:textId="77777777" w:rsidR="00A2478A" w:rsidRDefault="00A2478A">
      <w:pPr>
        <w:rPr>
          <w:noProof/>
          <w:lang w:val="en-US"/>
        </w:rPr>
      </w:pPr>
      <w:r w:rsidRPr="00A2478A">
        <w:rPr>
          <w:noProof/>
          <w:lang w:val="it-IT"/>
        </w:rPr>
        <w:t xml:space="preserve">In in nunc. Class aptent taciti sociosqu ad litora torquent per conubia nostra, per inceptos hymenaeos. </w:t>
      </w:r>
      <w:r w:rsidRPr="00A2478A">
        <w:rPr>
          <w:noProof/>
          <w:shd w:val="clear" w:color="auto" w:fill="F6C5AC" w:themeFill="accent2" w:themeFillTint="66"/>
          <w:lang w:val="it-IT"/>
        </w:rPr>
        <w:t>Donec ullamcorper</w:t>
      </w:r>
      <w:r w:rsidRPr="00A2478A">
        <w:rPr>
          <w:noProof/>
          <w:lang w:val="it-IT"/>
        </w:rPr>
        <w:t xml:space="preserve"> fringilla eros. Fusce in sapien eu purus dapibus commodo. </w:t>
      </w:r>
      <w:r w:rsidRPr="00A2478A">
        <w:rPr>
          <w:noProof/>
          <w:lang w:val="fr-CH"/>
        </w:rPr>
        <w:t xml:space="preserve">Cum sociis natoque penatibus et magnis dis parturient montes, nascetur ridiculus mus. </w:t>
      </w:r>
      <w:r>
        <w:rPr>
          <w:noProof/>
          <w:lang w:val="en-US"/>
        </w:rPr>
        <w:t xml:space="preserve">Cras faucibus </w:t>
      </w:r>
      <w:r w:rsidRPr="00A2478A">
        <w:rPr>
          <w:noProof/>
          <w:vertAlign w:val="subscript"/>
          <w:lang w:val="en-US"/>
        </w:rPr>
        <w:t xml:space="preserve">condimentum </w:t>
      </w:r>
      <w:r>
        <w:rPr>
          <w:noProof/>
          <w:lang w:val="en-US"/>
        </w:rPr>
        <w:t xml:space="preserve">odio. Sed ac </w:t>
      </w:r>
      <w:r w:rsidRPr="00A2478A">
        <w:rPr>
          <w:noProof/>
          <w:vertAlign w:val="superscript"/>
          <w:lang w:val="en-US"/>
        </w:rPr>
        <w:t>ligula</w:t>
      </w:r>
      <w:r>
        <w:rPr>
          <w:noProof/>
          <w:lang w:val="en-US"/>
        </w:rPr>
        <w:t xml:space="preserve">. Aliquam at eros. Etiam at ligula et tellus ullamcorper ultrices. In fermentum, lorem non cursus porttitor, diam </w:t>
      </w:r>
      <w:r w:rsidRPr="00A2478A">
        <w:rPr>
          <w:strike/>
          <w:noProof/>
          <w:lang w:val="en-US"/>
        </w:rPr>
        <w:t>urna accumsan lacus</w:t>
      </w:r>
      <w:r>
        <w:rPr>
          <w:noProof/>
          <w:lang w:val="en-US"/>
        </w:rPr>
        <w:t>, sed interdum wisi nibh nec nisl.</w:t>
      </w:r>
    </w:p>
    <w:p w14:paraId="3A5675E8" w14:textId="77777777" w:rsidR="00A2478A" w:rsidRPr="00A2478A" w:rsidRDefault="00A2478A" w:rsidP="00A2478A">
      <w:pPr>
        <w:jc w:val="center"/>
        <w:rPr>
          <w:noProof/>
          <w:lang w:val="fr-CH"/>
        </w:rPr>
      </w:pPr>
      <w:r>
        <w:rPr>
          <w:noProof/>
          <w:lang w:val="en-US"/>
        </w:rPr>
        <w:t xml:space="preserve">Ut tincidunt volutpat urna. Mauris eleifend nulla eget mauris. Sed cursus quam id felis. </w:t>
      </w:r>
      <w:r w:rsidRPr="00A2478A">
        <w:rPr>
          <w:noProof/>
          <w:lang w:val="fr-CH"/>
        </w:rPr>
        <w:t>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6013E907" w14:textId="77777777" w:rsidR="00A2478A" w:rsidRPr="00A2478A" w:rsidRDefault="00A2478A" w:rsidP="00A2478A">
      <w:pPr>
        <w:jc w:val="right"/>
        <w:rPr>
          <w:noProof/>
          <w:lang w:val="fr-CH"/>
        </w:rPr>
      </w:pPr>
      <w:r w:rsidRPr="00A2478A">
        <w:rPr>
          <w:noProof/>
          <w:lang w:val="fr-CH"/>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14:paraId="583A9390" w14:textId="77777777" w:rsidR="00A2478A" w:rsidRPr="00A2478A" w:rsidRDefault="00A2478A" w:rsidP="00A2478A">
      <w:pPr>
        <w:jc w:val="both"/>
        <w:rPr>
          <w:noProof/>
          <w:lang w:val="fr-CH"/>
        </w:rPr>
      </w:pPr>
      <w:r w:rsidRPr="00A2478A">
        <w:rPr>
          <w:noProof/>
          <w:lang w:val="fr-CH"/>
        </w:rPr>
        <w:lastRenderedPageBreak/>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14:paraId="24977CC5" w14:textId="77777777" w:rsidR="00A2478A" w:rsidRPr="00A2478A" w:rsidRDefault="00A2478A" w:rsidP="00A2478A">
      <w:pPr>
        <w:ind w:left="720"/>
        <w:rPr>
          <w:noProof/>
          <w:lang w:val="fr-CH"/>
        </w:rPr>
      </w:pPr>
      <w:r>
        <w:rPr>
          <w:noProof/>
          <w:lang w:val="en-US"/>
        </w:rPr>
        <w:t xml:space="preserve">Aliquam nonummy adipiscing augue. Lorem ipsum dolor sit amet, consectetuer adipiscing elit. </w:t>
      </w:r>
      <w:r w:rsidRPr="00A2478A">
        <w:rPr>
          <w:noProof/>
          <w:lang w:val="it-IT"/>
        </w:rPr>
        <w:t xml:space="preserve">Maecenas porttitor congue massa. Fusce posuere, magna sed pulvinar ultricies, purus lectus malesuada libero, sit amet commodo magna eros quis urna. </w:t>
      </w:r>
      <w:r w:rsidRPr="00A2478A">
        <w:rPr>
          <w:noProof/>
          <w:lang w:val="fr-CH"/>
        </w:rPr>
        <w:t>Nunc viverra imperdiet enim. Fusce est. Vivamus a tellus. Pellentesque habitant morbi tristique senectus et netus et malesuada fames ac turpis egestas. Proin pharetra nonummy pede. Mauris et orci.</w:t>
      </w:r>
    </w:p>
    <w:p w14:paraId="2CF621AC" w14:textId="28613BC5" w:rsidR="005E03F7" w:rsidRDefault="00A2478A" w:rsidP="00A2478A">
      <w:pPr>
        <w:rPr>
          <w:lang w:val="en-US"/>
        </w:rPr>
      </w:pPr>
      <w:r w:rsidRPr="00A2478A">
        <w:rPr>
          <w:noProof/>
          <w:lang w:val="fr-CH"/>
        </w:rPr>
        <w:t xml:space="preserve">Aenean nec lorem. </w:t>
      </w:r>
      <w:r w:rsidRPr="00A2478A">
        <w:rPr>
          <w:dstrike/>
          <w:noProof/>
          <w:lang w:val="en-US"/>
        </w:rPr>
        <w:t>In porttitor</w:t>
      </w:r>
      <w:r>
        <w:rPr>
          <w:noProof/>
          <w:lang w:val="en-US"/>
        </w:rPr>
        <w:t xml:space="preserve">. Donec </w:t>
      </w:r>
      <w:r w:rsidRPr="00A2478A">
        <w:rPr>
          <w:smallCaps/>
          <w:noProof/>
          <w:lang w:val="en-US"/>
        </w:rPr>
        <w:t>laoreet nonummy</w:t>
      </w:r>
      <w:r>
        <w:rPr>
          <w:noProof/>
          <w:lang w:val="en-US"/>
        </w:rPr>
        <w:t xml:space="preserve"> augue. Suspendisse dui purus, scelerisque at, </w:t>
      </w:r>
      <w:r w:rsidRPr="00A2478A">
        <w:rPr>
          <w:caps/>
          <w:noProof/>
          <w:lang w:val="en-US"/>
        </w:rPr>
        <w:t>vulputate vitae, pretium mattis</w:t>
      </w:r>
      <w:r>
        <w:rPr>
          <w:noProof/>
          <w:lang w:val="en-US"/>
        </w:rPr>
        <w:t xml:space="preserve">, nunc. Mauris eget neque at sem venenatis eleifend. Ut nonummy. </w:t>
      </w:r>
      <w:r w:rsidRPr="00A2478A">
        <w:rPr>
          <w:noProof/>
          <w:vanish/>
          <w:lang w:val="en-US"/>
        </w:rPr>
        <w:t xml:space="preserve">Fusce aliquet pede non pede. </w:t>
      </w:r>
      <w:r>
        <w:rPr>
          <w:noProof/>
          <w:lang w:val="en-US"/>
        </w:rPr>
        <w:t>Suspendisse dapibus lorem pellentesque magna. Integer nulla. Donec blandit feugiat ligula.</w:t>
      </w:r>
    </w:p>
    <w:p w14:paraId="43B39734" w14:textId="77777777" w:rsidR="00A2478A" w:rsidRPr="00A2478A" w:rsidRDefault="00A2478A">
      <w:pPr>
        <w:rPr>
          <w:lang w:val="en-US"/>
        </w:rPr>
      </w:pPr>
    </w:p>
    <w:sectPr w:rsidR="00A2478A" w:rsidRPr="00A247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A159" w14:textId="77777777" w:rsidR="003E318F" w:rsidRDefault="003E318F" w:rsidP="00F922F7">
      <w:pPr>
        <w:spacing w:after="0" w:line="240" w:lineRule="auto"/>
      </w:pPr>
      <w:r>
        <w:separator/>
      </w:r>
    </w:p>
  </w:endnote>
  <w:endnote w:type="continuationSeparator" w:id="0">
    <w:p w14:paraId="7517CA78" w14:textId="77777777" w:rsidR="003E318F" w:rsidRDefault="003E318F" w:rsidP="00F92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2CFD4" w14:textId="77777777" w:rsidR="003E318F" w:rsidRDefault="003E318F" w:rsidP="00F922F7">
      <w:pPr>
        <w:spacing w:after="0" w:line="240" w:lineRule="auto"/>
      </w:pPr>
      <w:r>
        <w:separator/>
      </w:r>
    </w:p>
  </w:footnote>
  <w:footnote w:type="continuationSeparator" w:id="0">
    <w:p w14:paraId="182A3526" w14:textId="77777777" w:rsidR="003E318F" w:rsidRDefault="003E318F" w:rsidP="00F922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8A"/>
    <w:rsid w:val="00005A81"/>
    <w:rsid w:val="00047834"/>
    <w:rsid w:val="001A745D"/>
    <w:rsid w:val="003E318F"/>
    <w:rsid w:val="004C6F26"/>
    <w:rsid w:val="005A1218"/>
    <w:rsid w:val="005E03F7"/>
    <w:rsid w:val="007C54EA"/>
    <w:rsid w:val="007E0A1F"/>
    <w:rsid w:val="00A2478A"/>
    <w:rsid w:val="00CA009D"/>
    <w:rsid w:val="00D46874"/>
    <w:rsid w:val="00F922F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4101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7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7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7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7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7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7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7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7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78A"/>
    <w:rPr>
      <w:rFonts w:eastAsiaTheme="majorEastAsia" w:cstheme="majorBidi"/>
      <w:color w:val="272727" w:themeColor="text1" w:themeTint="D8"/>
    </w:rPr>
  </w:style>
  <w:style w:type="paragraph" w:styleId="Title">
    <w:name w:val="Title"/>
    <w:basedOn w:val="Normal"/>
    <w:next w:val="Normal"/>
    <w:link w:val="TitleChar"/>
    <w:uiPriority w:val="10"/>
    <w:qFormat/>
    <w:rsid w:val="00A24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78A"/>
    <w:pPr>
      <w:spacing w:before="160"/>
      <w:jc w:val="center"/>
    </w:pPr>
    <w:rPr>
      <w:i/>
      <w:iCs/>
      <w:color w:val="404040" w:themeColor="text1" w:themeTint="BF"/>
    </w:rPr>
  </w:style>
  <w:style w:type="character" w:customStyle="1" w:styleId="QuoteChar">
    <w:name w:val="Quote Char"/>
    <w:basedOn w:val="DefaultParagraphFont"/>
    <w:link w:val="Quote"/>
    <w:uiPriority w:val="29"/>
    <w:rsid w:val="00A2478A"/>
    <w:rPr>
      <w:i/>
      <w:iCs/>
      <w:color w:val="404040" w:themeColor="text1" w:themeTint="BF"/>
    </w:rPr>
  </w:style>
  <w:style w:type="paragraph" w:styleId="ListParagraph">
    <w:name w:val="List Paragraph"/>
    <w:basedOn w:val="Normal"/>
    <w:uiPriority w:val="34"/>
    <w:qFormat/>
    <w:rsid w:val="00A2478A"/>
    <w:pPr>
      <w:ind w:left="720"/>
      <w:contextualSpacing/>
    </w:pPr>
  </w:style>
  <w:style w:type="character" w:styleId="IntenseEmphasis">
    <w:name w:val="Intense Emphasis"/>
    <w:basedOn w:val="DefaultParagraphFont"/>
    <w:uiPriority w:val="21"/>
    <w:qFormat/>
    <w:rsid w:val="00A2478A"/>
    <w:rPr>
      <w:i/>
      <w:iCs/>
      <w:color w:val="0F4761" w:themeColor="accent1" w:themeShade="BF"/>
    </w:rPr>
  </w:style>
  <w:style w:type="paragraph" w:styleId="IntenseQuote">
    <w:name w:val="Intense Quote"/>
    <w:basedOn w:val="Normal"/>
    <w:next w:val="Normal"/>
    <w:link w:val="IntenseQuoteChar"/>
    <w:uiPriority w:val="30"/>
    <w:qFormat/>
    <w:rsid w:val="00A24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78A"/>
    <w:rPr>
      <w:i/>
      <w:iCs/>
      <w:color w:val="0F4761" w:themeColor="accent1" w:themeShade="BF"/>
    </w:rPr>
  </w:style>
  <w:style w:type="character" w:styleId="IntenseReference">
    <w:name w:val="Intense Reference"/>
    <w:basedOn w:val="DefaultParagraphFont"/>
    <w:uiPriority w:val="32"/>
    <w:qFormat/>
    <w:rsid w:val="00A2478A"/>
    <w:rPr>
      <w:b/>
      <w:bCs/>
      <w:smallCaps/>
      <w:color w:val="0F4761" w:themeColor="accent1" w:themeShade="BF"/>
      <w:spacing w:val="5"/>
    </w:rPr>
  </w:style>
  <w:style w:type="paragraph" w:styleId="Revision">
    <w:name w:val="Revision"/>
    <w:hidden/>
    <w:uiPriority w:val="99"/>
    <w:semiHidden/>
    <w:rsid w:val="00A2478A"/>
    <w:pPr>
      <w:spacing w:after="0" w:line="240" w:lineRule="auto"/>
    </w:pPr>
  </w:style>
  <w:style w:type="paragraph" w:styleId="Header">
    <w:name w:val="header"/>
    <w:basedOn w:val="Normal"/>
    <w:link w:val="HeaderChar"/>
    <w:uiPriority w:val="99"/>
    <w:unhideWhenUsed/>
    <w:rsid w:val="00F922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2F7"/>
  </w:style>
  <w:style w:type="paragraph" w:styleId="Footer">
    <w:name w:val="footer"/>
    <w:basedOn w:val="Normal"/>
    <w:link w:val="FooterChar"/>
    <w:uiPriority w:val="99"/>
    <w:unhideWhenUsed/>
    <w:rsid w:val="00F922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2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3623</Characters>
  <Application>Microsoft Office Word</Application>
  <DocSecurity>0</DocSecurity>
  <Lines>54</Lines>
  <Paragraphs>11</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2025-11-12T20:26:00Z</dcterms:created>
  <dcterms:modified xsi:type="dcterms:W3CDTF">2025-11-12T20:26:00Z</dcterms:modified>
</cp:coreProperties>
</file>